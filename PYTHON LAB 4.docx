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6B392" w14:textId="642BA144" w:rsidR="00475A91" w:rsidRDefault="00165780" w:rsidP="0016578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PYTHON LAB 4</w:t>
      </w:r>
    </w:p>
    <w:p w14:paraId="5D731F1E" w14:textId="4540D8D9" w:rsidR="00165780" w:rsidRDefault="00165780" w:rsidP="001657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REG NO:2348409</w:t>
      </w:r>
    </w:p>
    <w:p w14:paraId="66636C1A" w14:textId="6BBAB125" w:rsidR="00165780" w:rsidRDefault="00165780" w:rsidP="001657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NAME: ANGELINE A</w:t>
      </w:r>
    </w:p>
    <w:p w14:paraId="4D91D753" w14:textId="4D2C3001" w:rsidR="00165780" w:rsidRDefault="00165780" w:rsidP="001657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TUPLE</w:t>
      </w:r>
    </w:p>
    <w:p w14:paraId="18F2FEB3" w14:textId="3C185099" w:rsidR="00165780" w:rsidRDefault="00165780" w:rsidP="001657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8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5D68A9" w14:textId="1F058A1C" w:rsidR="00165780" w:rsidRPr="002E078C" w:rsidRDefault="002E078C" w:rsidP="002E078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E078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BC7EEF" wp14:editId="185E82F3">
            <wp:extent cx="5646909" cy="3741744"/>
            <wp:effectExtent l="0" t="0" r="0" b="0"/>
            <wp:docPr id="1442685785" name="Picture 1442685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85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4484" w14:textId="2C307C7F" w:rsidR="00165780" w:rsidRDefault="00165780" w:rsidP="0016578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5162284" w14:textId="329018A8" w:rsidR="00165780" w:rsidRDefault="00165780" w:rsidP="002E078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6578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4B2F66" wp14:editId="616640FC">
            <wp:extent cx="5311600" cy="2278577"/>
            <wp:effectExtent l="0" t="0" r="3810" b="7620"/>
            <wp:docPr id="1657583424" name="Picture 165758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83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0165" w14:textId="77777777" w:rsidR="002E078C" w:rsidRDefault="002E078C" w:rsidP="002E078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F2D355" w14:textId="296AEA9A" w:rsidR="00165780" w:rsidRDefault="00165780" w:rsidP="001657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55E60605" w14:textId="0AE152DE" w:rsidR="00165780" w:rsidRDefault="002E078C" w:rsidP="0016578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E078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34D35D" wp14:editId="10F328DE">
            <wp:extent cx="6223770" cy="2154382"/>
            <wp:effectExtent l="0" t="0" r="5715" b="0"/>
            <wp:docPr id="1608953708" name="Picture 16089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53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9426" cy="21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4DE9" w14:textId="6D712B42" w:rsidR="00165780" w:rsidRDefault="00165780" w:rsidP="0016578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449F653" w14:textId="611D7952" w:rsidR="00165780" w:rsidRDefault="00B02F6A" w:rsidP="0016578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02F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C41ABA" wp14:editId="3E8F9F58">
            <wp:extent cx="5943600" cy="1544320"/>
            <wp:effectExtent l="0" t="0" r="0" b="0"/>
            <wp:docPr id="907806081" name="Picture 907806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6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4FFC" w14:textId="77777777" w:rsidR="002E078C" w:rsidRDefault="002E078C" w:rsidP="0016578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BF0A86" w14:textId="77777777" w:rsidR="002E078C" w:rsidRDefault="002E078C" w:rsidP="0016578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2967EF" w14:textId="77777777" w:rsidR="002E078C" w:rsidRDefault="002E078C" w:rsidP="0016578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10EC51" w14:textId="77777777" w:rsidR="002E078C" w:rsidRDefault="002E078C" w:rsidP="0016578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8EB3C1" w14:textId="77777777" w:rsidR="002E078C" w:rsidRDefault="002E078C" w:rsidP="0016578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B0BF9B" w14:textId="77777777" w:rsidR="002E078C" w:rsidRDefault="002E078C" w:rsidP="0016578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29480" w14:textId="61AE7EEC" w:rsidR="00B02F6A" w:rsidRDefault="00B02F6A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D35F9F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36C834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7A3EC8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239D8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7A0F8" w14:textId="0828B21E" w:rsidR="00B02F6A" w:rsidRDefault="00B02F6A" w:rsidP="00B02F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3D5E0BF9" w14:textId="299E8236" w:rsidR="00B02F6A" w:rsidRDefault="00B02F6A" w:rsidP="00B02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02F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F61CEC" wp14:editId="5006A6A2">
            <wp:extent cx="5943600" cy="4775835"/>
            <wp:effectExtent l="0" t="0" r="0" b="5715"/>
            <wp:docPr id="1877728030" name="Picture 1877728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28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B8B6" w14:textId="62333885" w:rsidR="00B02F6A" w:rsidRDefault="00B02F6A" w:rsidP="00B02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83FD8EE" w14:textId="7D586121" w:rsidR="00B02F6A" w:rsidRDefault="00B02F6A" w:rsidP="00B02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02F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9338EE" wp14:editId="24FBEBBD">
            <wp:extent cx="4381880" cy="1775614"/>
            <wp:effectExtent l="0" t="0" r="0" b="0"/>
            <wp:docPr id="443065573" name="Picture 443065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65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BA58" w14:textId="77777777" w:rsidR="002E078C" w:rsidRDefault="002E078C" w:rsidP="00B02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D8830" w14:textId="77777777" w:rsidR="002E078C" w:rsidRDefault="002E078C" w:rsidP="00B02F6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AF1F8E" w14:textId="77777777" w:rsidR="00B02F6A" w:rsidRDefault="00B02F6A" w:rsidP="00B02F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597209C7" w14:textId="2D8014C9" w:rsidR="00B02F6A" w:rsidRDefault="00B02F6A" w:rsidP="002E07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02F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1EBC53" wp14:editId="5FFBA738">
            <wp:extent cx="5943600" cy="3175000"/>
            <wp:effectExtent l="0" t="0" r="0" b="6350"/>
            <wp:docPr id="2110438555" name="Picture 2110438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38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93CE" w14:textId="06EDFFF9" w:rsidR="00B02F6A" w:rsidRDefault="00B02F6A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2F6A">
        <w:rPr>
          <w:rFonts w:ascii="Times New Roman" w:hAnsi="Times New Roman" w:cs="Times New Roman"/>
          <w:b/>
          <w:bCs/>
          <w:sz w:val="28"/>
          <w:szCs w:val="28"/>
        </w:rPr>
        <w:t>OUTPUT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0842C4" w14:textId="25AA24C5" w:rsidR="00B02F6A" w:rsidRDefault="00B02F6A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2F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9E31AA" wp14:editId="20E5DDF0">
            <wp:extent cx="4820444" cy="4156364"/>
            <wp:effectExtent l="0" t="0" r="0" b="0"/>
            <wp:docPr id="570865674" name="Picture 570865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65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541" cy="416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E7CC" w14:textId="314B9BC3" w:rsidR="00B02F6A" w:rsidRDefault="00B02F6A" w:rsidP="00B02F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63E6F65F" w14:textId="6E74F7B6" w:rsidR="00B02F6A" w:rsidRDefault="00B02F6A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2F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4FE7B2" wp14:editId="4C7864C4">
            <wp:extent cx="5578323" cy="2309060"/>
            <wp:effectExtent l="0" t="0" r="3810" b="0"/>
            <wp:docPr id="386158611" name="Picture 386158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58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96BF" w14:textId="2624DB49" w:rsidR="00B02F6A" w:rsidRDefault="00B02F6A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0C5397" w14:textId="26F4A813" w:rsidR="00B02F6A" w:rsidRDefault="00B02F6A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177678F" w14:textId="73453B96" w:rsidR="00B02F6A" w:rsidRDefault="00B02F6A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2F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0BE81F" wp14:editId="5DD4C633">
            <wp:extent cx="4160881" cy="1615580"/>
            <wp:effectExtent l="0" t="0" r="0" b="3810"/>
            <wp:docPr id="1328260975" name="Picture 1328260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609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C5C2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4E0937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C59D05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967E77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92DBF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7903C0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AD6E2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48A4B7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DC387F" w14:textId="77777777" w:rsidR="00B02F6A" w:rsidRDefault="00B02F6A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E897EF" w14:textId="3BB7E239" w:rsidR="00B02F6A" w:rsidRDefault="00B02F6A" w:rsidP="00B02F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5F6A3004" w14:textId="38D24947" w:rsidR="00B02F6A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078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520D32" wp14:editId="44D1204A">
            <wp:extent cx="5547841" cy="3863675"/>
            <wp:effectExtent l="0" t="0" r="0" b="3810"/>
            <wp:docPr id="662712266" name="Picture 66271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12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E539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F286FD" w14:textId="7C071E05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AFEA587" w14:textId="7B86A1B9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078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F735E2" wp14:editId="04DB0CBA">
            <wp:extent cx="4259949" cy="1684166"/>
            <wp:effectExtent l="0" t="0" r="7620" b="0"/>
            <wp:docPr id="390400326" name="Picture 39040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00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4776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76130E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3A28C2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0BEA6D" w14:textId="77777777" w:rsidR="002E078C" w:rsidRDefault="002E078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6C1A88" w14:textId="0C72F983" w:rsidR="002E078C" w:rsidRDefault="002E078C" w:rsidP="002E07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31616188" w14:textId="2FCDF310" w:rsidR="002E078C" w:rsidRDefault="00F638BF" w:rsidP="002E07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638B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F26ADB" wp14:editId="59C95024">
            <wp:extent cx="5943600" cy="3114040"/>
            <wp:effectExtent l="0" t="0" r="0" b="0"/>
            <wp:docPr id="421880164" name="Picture 421880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801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653F" w14:textId="77777777" w:rsidR="00F638BF" w:rsidRDefault="00F638BF" w:rsidP="002E07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C5489" w14:textId="397ED219" w:rsidR="00F638BF" w:rsidRDefault="00F638BF" w:rsidP="002E07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9DD2F7C" w14:textId="11BB71AA" w:rsidR="00F638BF" w:rsidRDefault="00F638BF" w:rsidP="002E07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638B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0431EA" wp14:editId="0BF89BBA">
            <wp:extent cx="5943600" cy="2631440"/>
            <wp:effectExtent l="0" t="0" r="0" b="0"/>
            <wp:docPr id="778129624" name="Picture 778129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296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26F7" w14:textId="77777777" w:rsidR="00F638BF" w:rsidRDefault="00F638BF" w:rsidP="002E07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6A609A" w14:textId="77777777" w:rsidR="00F638BF" w:rsidRDefault="00F638BF" w:rsidP="002E07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289C3" w14:textId="77777777" w:rsidR="00F638BF" w:rsidRDefault="00F638BF" w:rsidP="002E07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B963D" w14:textId="77777777" w:rsidR="00F638BF" w:rsidRDefault="00F638BF" w:rsidP="002E078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F435D" w14:textId="058956D6" w:rsidR="00F638BF" w:rsidRDefault="00F638BF" w:rsidP="00F638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078A45C7" w14:textId="677CAEE3" w:rsidR="00F638BF" w:rsidRDefault="00F638BF" w:rsidP="00F638B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638B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4E393F" wp14:editId="6F2A2626">
            <wp:extent cx="5943600" cy="2549236"/>
            <wp:effectExtent l="0" t="0" r="0" b="3810"/>
            <wp:docPr id="1520272383" name="Picture 1520272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2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0604" cy="25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D445" w14:textId="77777777" w:rsidR="00F638BF" w:rsidRDefault="00F638BF" w:rsidP="00F638B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96154" w14:textId="31ACA6A4" w:rsidR="00F638BF" w:rsidRDefault="00F638BF" w:rsidP="00F638B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6A3CDAE" w14:textId="151DD0B6" w:rsidR="00F638BF" w:rsidRDefault="00F638BF" w:rsidP="00F638B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638B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DC9AAD" wp14:editId="58FC9BEC">
            <wp:extent cx="5943600" cy="3661410"/>
            <wp:effectExtent l="0" t="0" r="0" b="0"/>
            <wp:docPr id="113905764" name="Picture 113905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5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1B4F" w14:textId="77777777" w:rsidR="00F638BF" w:rsidRDefault="00F638BF" w:rsidP="00F638B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94F60" w14:textId="77777777" w:rsidR="00F638BF" w:rsidRDefault="00F638BF" w:rsidP="00F638B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27AEA4" w14:textId="42780BC0" w:rsidR="00F638BF" w:rsidRDefault="00F638BF" w:rsidP="00F638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2C66F697" w14:textId="52147D97" w:rsidR="00F638BF" w:rsidRPr="00F638BF" w:rsidRDefault="000C4C9C" w:rsidP="00F638B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4C9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22DF45" wp14:editId="27C9804A">
            <wp:extent cx="5943600" cy="3408218"/>
            <wp:effectExtent l="0" t="0" r="0" b="1905"/>
            <wp:docPr id="1570468603" name="Picture 1570468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68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172" cy="34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CECD" w14:textId="76095BA4" w:rsidR="002E078C" w:rsidRDefault="00F638BF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419BC34" w14:textId="1C677EA8" w:rsidR="00F638BF" w:rsidRDefault="00F638BF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38B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72BA4A" wp14:editId="2CFAAD0A">
            <wp:extent cx="5943492" cy="3442855"/>
            <wp:effectExtent l="0" t="0" r="635" b="5715"/>
            <wp:docPr id="1319508110" name="Picture 1319508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08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3007" cy="344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2D18" w14:textId="77777777" w:rsidR="000C4C9C" w:rsidRDefault="000C4C9C" w:rsidP="00B02F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7AEABA" w14:textId="5037E53F" w:rsidR="000C4C9C" w:rsidRDefault="000C4C9C" w:rsidP="000C4C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5B7C4863" w14:textId="424EB084" w:rsidR="000C4C9C" w:rsidRPr="000C4C9C" w:rsidRDefault="000C4C9C" w:rsidP="000C4C9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C4C9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D69324" wp14:editId="239EB2E0">
            <wp:extent cx="6267450" cy="4675909"/>
            <wp:effectExtent l="0" t="0" r="0" b="0"/>
            <wp:docPr id="84845271" name="Picture 84845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52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6021" cy="46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53A1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6E29B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0BC64B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3BB9FA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FDC1A7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A5C3DE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15E93E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1BE476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52360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D09D0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A4AEE1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66A5CF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E12E39" w14:textId="1FE201AA" w:rsidR="00B02F6A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491D27C" w14:textId="4F5A022C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4C9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122681" wp14:editId="269790F3">
            <wp:extent cx="5895054" cy="4336473"/>
            <wp:effectExtent l="0" t="0" r="0" b="6985"/>
            <wp:docPr id="736641783" name="Picture 736641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417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8080" cy="436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9BF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9EA8BE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40B0A1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24C144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E50D3C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669D51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A0EDFD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40BC7E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CFD889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5EE579" w14:textId="2C8C20B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SET</w:t>
      </w:r>
    </w:p>
    <w:p w14:paraId="722466C6" w14:textId="3F6AFADB" w:rsidR="000C4C9C" w:rsidRDefault="000C4C9C" w:rsidP="000C4C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AB4659D" w14:textId="655C490D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4C9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6B5B28" wp14:editId="5194C26E">
            <wp:extent cx="4320914" cy="2514818"/>
            <wp:effectExtent l="0" t="0" r="3810" b="0"/>
            <wp:docPr id="1794490234" name="Picture 179449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902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6D5D" w14:textId="46A6329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728F455" w14:textId="6D6217BB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4C9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3542DD" wp14:editId="015318A4">
            <wp:extent cx="3665538" cy="2011854"/>
            <wp:effectExtent l="0" t="0" r="0" b="7620"/>
            <wp:docPr id="1440716717" name="Picture 1440716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167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BCFA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64102E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E6FF4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F8F1F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8B8BCB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CC6346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EAD9D7" w14:textId="77777777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6E3CD" w14:textId="77777777" w:rsidR="000C4C9C" w:rsidRDefault="000C4C9C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24D271" w14:textId="192486BC" w:rsidR="000C4C9C" w:rsidRDefault="000C4C9C" w:rsidP="000C4C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3C4ACD7A" w14:textId="3C3F8E94" w:rsidR="000C4C9C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51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4D9FA0" wp14:editId="1C752751">
            <wp:extent cx="4786745" cy="3114880"/>
            <wp:effectExtent l="0" t="0" r="0" b="9525"/>
            <wp:docPr id="1327775448" name="Picture 132777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54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5004" cy="31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5E28" w14:textId="4A6AE621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7C1545B" w14:textId="171F30D2" w:rsidR="00775127" w:rsidRDefault="00775127" w:rsidP="000C4C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51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A0AF53" wp14:editId="3ED0DE14">
            <wp:extent cx="4440226" cy="4329545"/>
            <wp:effectExtent l="0" t="0" r="0" b="0"/>
            <wp:docPr id="1931152866" name="Picture 1931152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528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2652" cy="43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63F8" w14:textId="66093F1D" w:rsidR="00775127" w:rsidRDefault="00775127" w:rsidP="007751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7445FF19" w14:textId="236C4E9E" w:rsidR="00775127" w:rsidRDefault="00775127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751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10DBBE" wp14:editId="0C1E6784">
            <wp:extent cx="4874508" cy="3214254"/>
            <wp:effectExtent l="0" t="0" r="2540" b="5715"/>
            <wp:docPr id="1800867150" name="Picture 1800867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671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9506" cy="32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F1BD" w14:textId="21C3FBBC" w:rsidR="00775127" w:rsidRDefault="00775127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65A44EB" w14:textId="017F3C53" w:rsidR="00775127" w:rsidRDefault="00775127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7512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39F746" wp14:editId="42631892">
            <wp:extent cx="4961939" cy="4218709"/>
            <wp:effectExtent l="0" t="0" r="0" b="0"/>
            <wp:docPr id="1252390982" name="Picture 1252390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909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2097" cy="42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E5FB" w14:textId="75BAFF01" w:rsidR="00775127" w:rsidRDefault="00775127" w:rsidP="007751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1E021B1F" w14:textId="7D61D666" w:rsidR="00775127" w:rsidRDefault="00292AFA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92AF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6AFDBE" wp14:editId="341BB177">
            <wp:extent cx="5943600" cy="2886075"/>
            <wp:effectExtent l="0" t="0" r="0" b="9525"/>
            <wp:docPr id="1672118782" name="Picture 1672118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187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22C6" w14:textId="6150EAAF" w:rsidR="00292AFA" w:rsidRDefault="00292AFA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1618A10" w14:textId="31D45E09" w:rsidR="00292AFA" w:rsidRDefault="00292AFA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92AF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284135" wp14:editId="3732F3D9">
            <wp:extent cx="5943600" cy="2141855"/>
            <wp:effectExtent l="0" t="0" r="0" b="0"/>
            <wp:docPr id="644098911" name="Picture 644098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989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0AB4" w14:textId="77777777" w:rsidR="00292AFA" w:rsidRDefault="00292AFA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4159A" w14:textId="77777777" w:rsidR="00292AFA" w:rsidRDefault="00292AFA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EAFEC40" w14:textId="77777777" w:rsidR="00292AFA" w:rsidRDefault="00292AFA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794F5" w14:textId="77777777" w:rsidR="00292AFA" w:rsidRDefault="00292AFA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537C3" w14:textId="77777777" w:rsidR="00292AFA" w:rsidRDefault="00292AFA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8DE25" w14:textId="77777777" w:rsidR="00292AFA" w:rsidRDefault="00292AFA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BCF98" w14:textId="77777777" w:rsidR="00292AFA" w:rsidRDefault="00292AFA" w:rsidP="00775127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2A1D77" w14:textId="364E7F4D" w:rsidR="00292AFA" w:rsidRDefault="00292AFA" w:rsidP="00292A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6A9D258B" w14:textId="0CAC8FEF" w:rsidR="00292AFA" w:rsidRDefault="00292AFA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92AF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1A6F35" wp14:editId="3829249D">
            <wp:extent cx="5258256" cy="2667231"/>
            <wp:effectExtent l="0" t="0" r="0" b="0"/>
            <wp:docPr id="1881463032" name="Picture 188146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630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1A40" w14:textId="77777777" w:rsidR="000B0723" w:rsidRDefault="000B0723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2AE235" w14:textId="68CAC3C1" w:rsidR="00292AFA" w:rsidRDefault="00292AFA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D41C313" w14:textId="77777777" w:rsidR="000B0723" w:rsidRDefault="000B0723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C2D76C" w14:textId="10C437F8" w:rsidR="00292AFA" w:rsidRDefault="00292AFA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292AF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A3D100" wp14:editId="7195D7C5">
            <wp:extent cx="3711262" cy="1577477"/>
            <wp:effectExtent l="0" t="0" r="3810" b="3810"/>
            <wp:docPr id="594172253" name="Picture 59417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722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D99F" w14:textId="77777777" w:rsidR="000B0723" w:rsidRDefault="000B0723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C0E0B22" w14:textId="77777777" w:rsidR="000B0723" w:rsidRDefault="000B0723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B6EEA" w14:textId="77777777" w:rsidR="000B0723" w:rsidRDefault="000B0723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BAD033B" w14:textId="77777777" w:rsidR="000B0723" w:rsidRDefault="000B0723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2F2D633" w14:textId="77777777" w:rsidR="000B0723" w:rsidRDefault="000B0723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D3EBF" w14:textId="77777777" w:rsidR="000B0723" w:rsidRDefault="000B0723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BBCA5C" w14:textId="77777777" w:rsidR="000B0723" w:rsidRDefault="000B0723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C07610" w14:textId="77777777" w:rsidR="000B0723" w:rsidRDefault="000B0723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DAC51C" w14:textId="77777777" w:rsidR="000B0723" w:rsidRDefault="000B0723" w:rsidP="00292AF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4E35C" w14:textId="2AD06F11" w:rsidR="00292AFA" w:rsidRDefault="000B0723" w:rsidP="000B07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8BFC780" w14:textId="47773908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B07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D3BCBA" wp14:editId="7670F6E8">
            <wp:extent cx="5943600" cy="2776855"/>
            <wp:effectExtent l="0" t="0" r="0" b="4445"/>
            <wp:docPr id="1787426160" name="Picture 1787426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261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A2E6" w14:textId="77777777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0D19FE3" w14:textId="77777777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E7CF1BD" w14:textId="1DB62C63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0B07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EA6ECD" wp14:editId="4B29CD4F">
            <wp:extent cx="5943600" cy="1958975"/>
            <wp:effectExtent l="0" t="0" r="0" b="3175"/>
            <wp:docPr id="231896483" name="Picture 231896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964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81F4" w14:textId="77777777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F5604" w14:textId="77777777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A96A76" w14:textId="77777777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0E5115" w14:textId="77777777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D11EF67" w14:textId="4AC515DF" w:rsidR="000B0723" w:rsidRDefault="000B0723" w:rsidP="000B07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3866F879" w14:textId="0F3C165E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B07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32DCAF" wp14:editId="0831D63C">
            <wp:extent cx="6148082" cy="3124200"/>
            <wp:effectExtent l="0" t="0" r="5080" b="0"/>
            <wp:docPr id="315727068" name="Picture 315727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270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2854" cy="313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E9F5" w14:textId="2459BCBF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D7FE936" w14:textId="12127B15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B07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08869B" wp14:editId="2911F0CE">
            <wp:extent cx="6430534" cy="1918855"/>
            <wp:effectExtent l="0" t="0" r="0" b="5715"/>
            <wp:docPr id="1188732264" name="Picture 1188732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22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38026" cy="192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3FCC" w14:textId="106B05AB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B07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C52618" wp14:editId="1AF16199">
            <wp:extent cx="6385269" cy="1614054"/>
            <wp:effectExtent l="0" t="0" r="0" b="5715"/>
            <wp:docPr id="82372873" name="Picture 82372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28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2749" cy="16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DA08" w14:textId="77777777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710253" w14:textId="77777777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522D5" w14:textId="61F099E6" w:rsidR="000B0723" w:rsidRDefault="000B0723" w:rsidP="000B07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3442C7E9" w14:textId="5C9C9BCE" w:rsidR="000B0723" w:rsidRDefault="000B0723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B07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122245" wp14:editId="42971FC4">
            <wp:extent cx="5943600" cy="3108325"/>
            <wp:effectExtent l="0" t="0" r="0" b="0"/>
            <wp:docPr id="1535366341" name="Picture 1535366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663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65EE" w14:textId="77777777" w:rsidR="00FF633A" w:rsidRDefault="00FF633A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C29E0" w14:textId="27069218" w:rsidR="00FF633A" w:rsidRDefault="00FF633A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DF8D4F1" w14:textId="77777777" w:rsidR="00FF633A" w:rsidRDefault="00FF633A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627501" w14:textId="79B94DBC" w:rsidR="00FF633A" w:rsidRDefault="00FF633A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63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E81F6E" wp14:editId="36A5E7CA">
            <wp:extent cx="5943600" cy="2211705"/>
            <wp:effectExtent l="0" t="0" r="0" b="0"/>
            <wp:docPr id="986807965" name="Picture 986807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079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D584" w14:textId="77777777" w:rsidR="00FF633A" w:rsidRDefault="00FF633A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033BD1" w14:textId="77777777" w:rsidR="00FF633A" w:rsidRDefault="00FF633A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9F3AAC" w14:textId="77777777" w:rsidR="00FF633A" w:rsidRDefault="00FF633A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DBC1F" w14:textId="77777777" w:rsidR="00FF633A" w:rsidRDefault="00FF633A" w:rsidP="000B072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714EE6" w14:textId="6FB39122" w:rsidR="00FF633A" w:rsidRDefault="00FF633A" w:rsidP="00FF63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150F6D2E" w14:textId="1F2860D1" w:rsidR="00FF633A" w:rsidRDefault="00DA1FC9" w:rsidP="00FF633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A1F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16ECD1" wp14:editId="6C561E7B">
            <wp:extent cx="5942860" cy="3214254"/>
            <wp:effectExtent l="0" t="0" r="1270" b="5715"/>
            <wp:docPr id="1032841726" name="Picture 1032841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417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5200" cy="32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A120" w14:textId="309C2133" w:rsidR="00DA1FC9" w:rsidRDefault="00DA1FC9" w:rsidP="00FF633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69BC035" w14:textId="7253C24B" w:rsidR="00DA1FC9" w:rsidRDefault="00DA1FC9" w:rsidP="00FF633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A1F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51B86D" wp14:editId="1D72085D">
            <wp:extent cx="5943600" cy="2292927"/>
            <wp:effectExtent l="0" t="0" r="0" b="0"/>
            <wp:docPr id="1940961993" name="Picture 1940961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619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9086" cy="22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9448" w14:textId="77777777" w:rsidR="00DA1FC9" w:rsidRDefault="00DA1FC9" w:rsidP="00FF633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71710" w14:textId="77777777" w:rsidR="00DA1FC9" w:rsidRDefault="00DA1FC9" w:rsidP="00FF633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E65B3" w14:textId="77777777" w:rsidR="00DA1FC9" w:rsidRDefault="00DA1FC9" w:rsidP="00FF633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8FEBCB" w14:textId="77777777" w:rsidR="00DA1FC9" w:rsidRDefault="00DA1FC9" w:rsidP="00FF633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1CF8F" w14:textId="77777777" w:rsidR="00DA1FC9" w:rsidRDefault="00DA1FC9" w:rsidP="00FF633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75A68" w14:textId="77777777" w:rsidR="00DA1FC9" w:rsidRDefault="00DA1FC9" w:rsidP="00FF633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F141E1" w14:textId="03C9A69D" w:rsidR="00DA1FC9" w:rsidRDefault="00DA1FC9" w:rsidP="00DA1F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081ABA0C" w14:textId="3E46A6EB" w:rsidR="00DA1FC9" w:rsidRDefault="00DA1FC9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A1F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7E565F" wp14:editId="50648DEE">
            <wp:extent cx="5943600" cy="3380509"/>
            <wp:effectExtent l="0" t="0" r="0" b="0"/>
            <wp:docPr id="1875481106" name="Picture 187548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811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2081" cy="338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4707" w14:textId="6A25DEBE" w:rsidR="00DA1FC9" w:rsidRDefault="00DA1FC9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B9075DB" w14:textId="4C33E325" w:rsidR="00DA1FC9" w:rsidRDefault="00DA1FC9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A1FC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9DD156" wp14:editId="576D0B02">
            <wp:extent cx="5943270" cy="3948545"/>
            <wp:effectExtent l="0" t="0" r="635" b="0"/>
            <wp:docPr id="492020936" name="Picture 49202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209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59362" cy="395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EC5" w14:textId="4727D0D9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DICTIONARY</w:t>
      </w:r>
    </w:p>
    <w:p w14:paraId="26EFAA9C" w14:textId="6D5B8E89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1.CODE:</w:t>
      </w:r>
    </w:p>
    <w:p w14:paraId="55623F61" w14:textId="409262CA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51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E4B972" wp14:editId="43AB30FE">
            <wp:extent cx="5044877" cy="3596952"/>
            <wp:effectExtent l="0" t="0" r="3810" b="3810"/>
            <wp:docPr id="838319156" name="Picture 838319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191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5252" w14:textId="6557409A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A0D13D7" w14:textId="252B545F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51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5076B0" wp14:editId="4BE5FDED">
            <wp:extent cx="5303980" cy="2453853"/>
            <wp:effectExtent l="0" t="0" r="0" b="3810"/>
            <wp:docPr id="911167665" name="Picture 911167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676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6ED7" w14:textId="77777777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C8ADC" w14:textId="77777777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1565" w14:textId="77777777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CF053" w14:textId="143A8D77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 CODE:</w:t>
      </w:r>
    </w:p>
    <w:p w14:paraId="4AFCFFE2" w14:textId="70AB8DDF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51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6E9D40" wp14:editId="52FE0D05">
            <wp:extent cx="4682278" cy="3733800"/>
            <wp:effectExtent l="0" t="0" r="4445" b="0"/>
            <wp:docPr id="1339081285" name="Picture 133908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8128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7545" cy="374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2519" w14:textId="71A64E07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6A01450" w14:textId="785D2847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51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DF2F38" wp14:editId="5437A027">
            <wp:extent cx="5943600" cy="3695700"/>
            <wp:effectExtent l="0" t="0" r="0" b="0"/>
            <wp:docPr id="1525282965" name="Picture 1525282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829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9A16" w14:textId="3ED55F6D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 CODE:</w:t>
      </w:r>
    </w:p>
    <w:p w14:paraId="085C18DA" w14:textId="7B740BAC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51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F0BC52" wp14:editId="50FFF2E7">
            <wp:extent cx="5615940" cy="3817620"/>
            <wp:effectExtent l="0" t="0" r="3810" b="0"/>
            <wp:docPr id="1983378005" name="Picture 1983378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780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6430" cy="381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4279" w14:textId="1AC8339E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E965865" w14:textId="51DCA704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51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003539" wp14:editId="458D596D">
            <wp:extent cx="6377940" cy="3162300"/>
            <wp:effectExtent l="0" t="0" r="3810" b="0"/>
            <wp:docPr id="1347553134" name="Picture 1347553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531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84203" cy="31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F392" w14:textId="77777777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F99AD" w14:textId="67DC0B0D" w:rsidR="0075117F" w:rsidRDefault="0075117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4.CODE:</w:t>
      </w:r>
    </w:p>
    <w:p w14:paraId="580CD535" w14:textId="692F6378" w:rsidR="0075117F" w:rsidRDefault="00DF1D1C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F1D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07E41C" wp14:editId="7BC6E720">
            <wp:extent cx="5235394" cy="2507197"/>
            <wp:effectExtent l="0" t="0" r="3810" b="7620"/>
            <wp:docPr id="60855568" name="Picture 60855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55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F1EA" w14:textId="77777777" w:rsidR="00DF1D1C" w:rsidRDefault="00DF1D1C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8BC17" w14:textId="480F1EDD" w:rsidR="00DF1D1C" w:rsidRDefault="00DF1D1C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BFE0A47" w14:textId="42A868C9" w:rsidR="00DF1D1C" w:rsidRDefault="00DF1D1C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F1D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C8AC8D" wp14:editId="0D4FF8F3">
            <wp:extent cx="5402580" cy="1341120"/>
            <wp:effectExtent l="0" t="0" r="7620" b="0"/>
            <wp:docPr id="90669116" name="Picture 90669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9116" name=""/>
                    <pic:cNvPicPr/>
                  </pic:nvPicPr>
                  <pic:blipFill rotWithShape="1">
                    <a:blip r:embed="rId53"/>
                    <a:srcRect t="12000"/>
                    <a:stretch/>
                  </pic:blipFill>
                  <pic:spPr bwMode="auto">
                    <a:xfrm>
                      <a:off x="0" y="0"/>
                      <a:ext cx="5403048" cy="134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F3D08" w14:textId="77777777" w:rsidR="00DF1D1C" w:rsidRDefault="00DF1D1C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1067B3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A0696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E23C4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5FC6C4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A951B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3A67BD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140AD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EB564C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46BA4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53D54B" w14:textId="5B9226F4" w:rsidR="00DF1D1C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5. CODE:</w:t>
      </w:r>
    </w:p>
    <w:p w14:paraId="4487A327" w14:textId="017929C2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47B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43A543" wp14:editId="5E27AE24">
            <wp:extent cx="5913632" cy="3414056"/>
            <wp:effectExtent l="0" t="0" r="0" b="0"/>
            <wp:docPr id="1186852523" name="Picture 1186852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5252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C52E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F2DCBB" w14:textId="380529D2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13C5810" w14:textId="07865E85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47B4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CC1D2F" wp14:editId="0004FE55">
            <wp:extent cx="5943600" cy="1664677"/>
            <wp:effectExtent l="0" t="0" r="0" b="0"/>
            <wp:docPr id="361950845" name="Picture 36195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508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7500" cy="16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151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F6287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8A5AE9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70870C" w14:textId="77777777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92F8F" w14:textId="77777777" w:rsidR="00847B4F" w:rsidRDefault="00847B4F" w:rsidP="00847B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EE16CF" w14:textId="77777777" w:rsidR="00847B4F" w:rsidRDefault="00847B4F" w:rsidP="00847B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6A5906" w14:textId="03959EB5" w:rsidR="00847B4F" w:rsidRDefault="00847B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6. CODE:</w:t>
      </w:r>
    </w:p>
    <w:p w14:paraId="0A435B01" w14:textId="7A474D3F" w:rsidR="00847B4F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34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6B508A" wp14:editId="346EEC0E">
            <wp:extent cx="5943600" cy="2905125"/>
            <wp:effectExtent l="0" t="0" r="0" b="9525"/>
            <wp:docPr id="138644333" name="Picture 138644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433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A5A2" w14:textId="3C7C25AD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5FAD20" w14:textId="7CF6CAFB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8A1B479" w14:textId="7ECCF774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34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3E06DE" wp14:editId="62D26252">
            <wp:extent cx="5943600" cy="2684584"/>
            <wp:effectExtent l="0" t="0" r="0" b="1905"/>
            <wp:docPr id="1444866596" name="Picture 1444866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6659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9898" cy="2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7A68" w14:textId="77777777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A7DA6B" w14:textId="77777777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C474" w14:textId="77777777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6A3D592" w14:textId="77777777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30C46C4" w14:textId="77777777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ADA85C" w14:textId="77777777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EB34DE5" w14:textId="7913D3AB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7. CODE:</w:t>
      </w:r>
    </w:p>
    <w:p w14:paraId="76239B3C" w14:textId="76233269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34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51CE5F" wp14:editId="4FBE467B">
            <wp:extent cx="5943600" cy="2943860"/>
            <wp:effectExtent l="0" t="0" r="0" b="8890"/>
            <wp:docPr id="844335477" name="Picture 844335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354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2CF9" w14:textId="77777777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052FD4" w14:textId="3E4B0DFC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3F12A0A" w14:textId="3D8E17FE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34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3B511B" wp14:editId="71A32683">
            <wp:extent cx="5090601" cy="2994920"/>
            <wp:effectExtent l="0" t="0" r="0" b="0"/>
            <wp:docPr id="861305451" name="Picture 861305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054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5DAF" w14:textId="77777777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277C7" w14:textId="77777777" w:rsidR="00FF34D8" w:rsidRDefault="00FF34D8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81096BA" w14:textId="77777777" w:rsidR="0094403E" w:rsidRDefault="0094403E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FD127" w14:textId="77777777" w:rsidR="0094403E" w:rsidRDefault="00FF34D8" w:rsidP="00DA1FC9">
      <w:pPr>
        <w:ind w:left="360"/>
        <w:rPr>
          <w:ins w:id="0" w:author="Microsoft Word" w:date="2023-08-24T18:14:00Z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="009440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ins w:id="1" w:author="Microsoft Word" w:date="2023-08-24T18:14:00Z">
        <w:r w:rsidR="0094403E">
          <w:rPr>
            <w:rFonts w:ascii="Times New Roman" w:hAnsi="Times New Roman" w:cs="Times New Roman"/>
            <w:b/>
            <w:bCs/>
            <w:sz w:val="28"/>
            <w:szCs w:val="28"/>
          </w:rPr>
          <w:t>CODE:</w:t>
        </w:r>
        <w:r w:rsidR="0094403E">
          <w:rPr>
            <w:rFonts w:ascii="Times New Roman" w:hAnsi="Times New Roman" w:cs="Times New Roman"/>
            <w:b/>
            <w:bCs/>
            <w:sz w:val="28"/>
            <w:szCs w:val="28"/>
          </w:rPr>
          <w:br/>
        </w:r>
      </w:ins>
      <w:r w:rsidR="0094403E" w:rsidRPr="0094403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340C1B7" wp14:editId="69BF3D07">
            <wp:extent cx="5943600" cy="3388360"/>
            <wp:effectExtent l="0" t="0" r="0" b="2540"/>
            <wp:docPr id="146847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7851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FA8E" w14:textId="77777777" w:rsidR="0094403E" w:rsidRDefault="0094403E" w:rsidP="00DA1FC9">
      <w:pPr>
        <w:ind w:left="360"/>
        <w:rPr>
          <w:ins w:id="2" w:author="Microsoft Word" w:date="2023-08-24T18:14:00Z"/>
          <w:rFonts w:ascii="Times New Roman" w:hAnsi="Times New Roman" w:cs="Times New Roman"/>
          <w:b/>
          <w:bCs/>
          <w:sz w:val="28"/>
          <w:szCs w:val="28"/>
        </w:rPr>
      </w:pPr>
    </w:p>
    <w:p w14:paraId="63BEDDE0" w14:textId="77777777" w:rsidR="0094403E" w:rsidRDefault="0094403E" w:rsidP="00DA1FC9">
      <w:pPr>
        <w:ind w:left="360"/>
        <w:rPr>
          <w:ins w:id="3" w:author="Microsoft Word" w:date="2023-08-24T18:14:00Z"/>
          <w:rFonts w:ascii="Times New Roman" w:hAnsi="Times New Roman" w:cs="Times New Roman"/>
          <w:b/>
          <w:bCs/>
          <w:sz w:val="28"/>
          <w:szCs w:val="28"/>
        </w:rPr>
      </w:pPr>
      <w:ins w:id="4" w:author="Microsoft Word" w:date="2023-08-24T18:14:00Z">
        <w:r>
          <w:rPr>
            <w:rFonts w:ascii="Times New Roman" w:hAnsi="Times New Roman" w:cs="Times New Roman"/>
            <w:b/>
            <w:bCs/>
            <w:sz w:val="28"/>
            <w:szCs w:val="28"/>
          </w:rPr>
          <w:t>OUTPUT:</w:t>
        </w:r>
      </w:ins>
    </w:p>
    <w:p w14:paraId="7D4AA08D" w14:textId="5C2A0327" w:rsidR="00FF34D8" w:rsidRDefault="0094403E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4403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C7E0D5" wp14:editId="245ABEAC">
            <wp:extent cx="5943600" cy="1491615"/>
            <wp:effectExtent l="0" t="0" r="0" b="0"/>
            <wp:docPr id="138297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7699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5" w:author="Microsoft Word" w:date="2023-08-24T18:14:00Z">
        <w:r w:rsidR="00FF34D8">
          <w:rPr>
            <w:rFonts w:ascii="Times New Roman" w:hAnsi="Times New Roman" w:cs="Times New Roman"/>
            <w:b/>
            <w:bCs/>
            <w:sz w:val="28"/>
            <w:szCs w:val="28"/>
          </w:rPr>
          <w:t xml:space="preserve"> </w:t>
        </w:r>
      </w:ins>
    </w:p>
    <w:p w14:paraId="7261528A" w14:textId="77777777" w:rsidR="0094403E" w:rsidRDefault="0094403E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E7068A" w14:textId="77777777" w:rsidR="0094403E" w:rsidRDefault="0094403E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32FE11F" w14:textId="77777777" w:rsidR="0094403E" w:rsidRDefault="0094403E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B6B6CB" w14:textId="77777777" w:rsidR="0094403E" w:rsidRDefault="0094403E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07D37" w14:textId="77777777" w:rsidR="0094403E" w:rsidRDefault="0094403E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1FC6DB" w14:textId="77777777" w:rsidR="0094403E" w:rsidRDefault="0094403E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FD0C8D" w14:textId="77777777" w:rsidR="0094403E" w:rsidRDefault="0094403E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682F871" w14:textId="000D860A" w:rsidR="0094403E" w:rsidRDefault="0094403E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9. CODE:</w:t>
      </w:r>
    </w:p>
    <w:p w14:paraId="0D79E847" w14:textId="72A61063" w:rsidR="0094403E" w:rsidRDefault="00901E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01E4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CF8C77" wp14:editId="6E15B53C">
            <wp:extent cx="5943600" cy="3637915"/>
            <wp:effectExtent l="0" t="0" r="0" b="635"/>
            <wp:docPr id="157142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2208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BD8B" w14:textId="77777777" w:rsidR="00901E4F" w:rsidRDefault="00901E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812B4" w14:textId="5F705B5B" w:rsidR="00901E4F" w:rsidRDefault="00901E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B7712E4" w14:textId="40E4ACDF" w:rsidR="00901E4F" w:rsidRDefault="00901E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01E4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FC8AB59" wp14:editId="706241FB">
            <wp:extent cx="5395428" cy="2674852"/>
            <wp:effectExtent l="0" t="0" r="0" b="0"/>
            <wp:docPr id="184953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3984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65D0" w14:textId="77777777" w:rsidR="00901E4F" w:rsidRDefault="00901E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332FD" w14:textId="77777777" w:rsidR="00901E4F" w:rsidRDefault="00901E4F" w:rsidP="00DA1FC9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FC11A" w14:textId="1C5250B1" w:rsidR="00901E4F" w:rsidRDefault="00901E4F" w:rsidP="00901E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10.CODE:</w:t>
      </w:r>
    </w:p>
    <w:p w14:paraId="7E883DD5" w14:textId="15D0336C" w:rsidR="00901E4F" w:rsidRDefault="006C56D3" w:rsidP="00901E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56D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516B5B" wp14:editId="76E65866">
            <wp:extent cx="5943600" cy="5178425"/>
            <wp:effectExtent l="0" t="0" r="0" b="3175"/>
            <wp:docPr id="2652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304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6F50" w14:textId="682252CF" w:rsidR="006C56D3" w:rsidRPr="00901E4F" w:rsidRDefault="006C56D3" w:rsidP="00901E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C56D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7CFB7A7" wp14:editId="24185356">
            <wp:extent cx="6410463" cy="2373923"/>
            <wp:effectExtent l="0" t="0" r="0" b="7620"/>
            <wp:docPr id="194902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2769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70832" cy="239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6D3" w:rsidRPr="00901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1694C"/>
    <w:multiLevelType w:val="hybridMultilevel"/>
    <w:tmpl w:val="B5609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AC4EBE"/>
    <w:multiLevelType w:val="hybridMultilevel"/>
    <w:tmpl w:val="9CA84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30592">
    <w:abstractNumId w:val="0"/>
  </w:num>
  <w:num w:numId="2" w16cid:durableId="1495563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780"/>
    <w:rsid w:val="00077B79"/>
    <w:rsid w:val="000B0723"/>
    <w:rsid w:val="000C4C9C"/>
    <w:rsid w:val="001533DA"/>
    <w:rsid w:val="00165780"/>
    <w:rsid w:val="00292AFA"/>
    <w:rsid w:val="002E078C"/>
    <w:rsid w:val="0037796F"/>
    <w:rsid w:val="00475A91"/>
    <w:rsid w:val="006860B8"/>
    <w:rsid w:val="006C56D3"/>
    <w:rsid w:val="006D6006"/>
    <w:rsid w:val="0075117F"/>
    <w:rsid w:val="00775127"/>
    <w:rsid w:val="00847B4F"/>
    <w:rsid w:val="00901E4F"/>
    <w:rsid w:val="0094403E"/>
    <w:rsid w:val="00B02F6A"/>
    <w:rsid w:val="00DA1FC9"/>
    <w:rsid w:val="00DB1C60"/>
    <w:rsid w:val="00DF1D1C"/>
    <w:rsid w:val="00F638BF"/>
    <w:rsid w:val="00FF34D8"/>
    <w:rsid w:val="00FF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01652"/>
  <w15:chartTrackingRefBased/>
  <w15:docId w15:val="{BF0A15EF-577F-4CF1-B621-C44105D0F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57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Angeline A</dc:creator>
  <cp:keywords/>
  <dc:description/>
  <cp:lastModifiedBy>Angeline A</cp:lastModifiedBy>
  <cp:revision>2</cp:revision>
  <dcterms:created xsi:type="dcterms:W3CDTF">2023-08-24T12:44:00Z</dcterms:created>
  <dcterms:modified xsi:type="dcterms:W3CDTF">2023-08-24T12:44:00Z</dcterms:modified>
</cp:coreProperties>
</file>